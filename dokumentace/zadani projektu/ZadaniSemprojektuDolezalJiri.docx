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5DEA" w14:textId="5502D94D" w:rsidR="002B492E" w:rsidRPr="00B540B7" w:rsidRDefault="00B540B7">
      <w:proofErr w:type="spellStart"/>
      <w:r w:rsidRPr="00B540B7">
        <w:t>Název</w:t>
      </w:r>
      <w:proofErr w:type="spellEnd"/>
      <w:r w:rsidRPr="00B540B7">
        <w:t xml:space="preserve"> v </w:t>
      </w:r>
      <w:proofErr w:type="spellStart"/>
      <w:r w:rsidRPr="00B540B7">
        <w:t>češtině</w:t>
      </w:r>
      <w:proofErr w:type="spellEnd"/>
      <w:r w:rsidRPr="00B540B7">
        <w:t xml:space="preserve">: </w:t>
      </w:r>
      <w:proofErr w:type="spellStart"/>
      <w:r w:rsidRPr="00B540B7">
        <w:t>Inteligentní</w:t>
      </w:r>
      <w:proofErr w:type="spellEnd"/>
      <w:r w:rsidRPr="00B540B7">
        <w:t xml:space="preserve"> album </w:t>
      </w:r>
      <w:proofErr w:type="spellStart"/>
      <w:r w:rsidRPr="00B540B7">
        <w:t>na</w:t>
      </w:r>
      <w:proofErr w:type="spellEnd"/>
      <w:r w:rsidRPr="00B540B7">
        <w:t xml:space="preserve"> </w:t>
      </w:r>
      <w:proofErr w:type="spellStart"/>
      <w:ins w:id="0" w:author="Miroslav Macik" w:date="2025-10-08T08:50:00Z" w16du:dateUtc="2025-10-08T06:50:00Z">
        <w:r w:rsidR="00CC13E8">
          <w:t>multi</w:t>
        </w:r>
      </w:ins>
      <w:r w:rsidRPr="00B540B7">
        <w:t>mediální</w:t>
      </w:r>
      <w:proofErr w:type="spellEnd"/>
      <w:r w:rsidRPr="00B540B7">
        <w:t xml:space="preserve"> </w:t>
      </w:r>
      <w:proofErr w:type="spellStart"/>
      <w:r w:rsidRPr="00B540B7">
        <w:t>obsah</w:t>
      </w:r>
      <w:proofErr w:type="spellEnd"/>
      <w:r w:rsidR="007A2829">
        <w:t xml:space="preserve"> pro </w:t>
      </w:r>
      <w:proofErr w:type="spellStart"/>
      <w:r w:rsidR="007A2829">
        <w:t>seniory</w:t>
      </w:r>
      <w:proofErr w:type="spellEnd"/>
    </w:p>
    <w:p w14:paraId="7F195D10" w14:textId="5DAA5841" w:rsidR="00B540B7" w:rsidRDefault="00B540B7">
      <w:proofErr w:type="spellStart"/>
      <w:r w:rsidRPr="00B540B7">
        <w:t>Název</w:t>
      </w:r>
      <w:proofErr w:type="spellEnd"/>
      <w:r w:rsidRPr="00B540B7">
        <w:t xml:space="preserve"> v </w:t>
      </w:r>
      <w:proofErr w:type="spellStart"/>
      <w:r w:rsidRPr="00B540B7">
        <w:t>angličtině</w:t>
      </w:r>
      <w:proofErr w:type="spellEnd"/>
      <w:r w:rsidRPr="00B540B7">
        <w:t xml:space="preserve">: </w:t>
      </w:r>
      <w:r w:rsidR="00435551">
        <w:t>Smart</w:t>
      </w:r>
      <w:r w:rsidRPr="00B540B7">
        <w:t xml:space="preserve"> </w:t>
      </w:r>
      <w:ins w:id="1" w:author="Miroslav Macik" w:date="2025-10-08T08:50:00Z" w16du:dateUtc="2025-10-08T06:50:00Z">
        <w:r w:rsidR="00CC13E8">
          <w:t>multi</w:t>
        </w:r>
      </w:ins>
      <w:r w:rsidR="00DF7977">
        <w:t xml:space="preserve">media </w:t>
      </w:r>
      <w:r w:rsidR="00DF7977" w:rsidRPr="00C37581">
        <w:t xml:space="preserve">content </w:t>
      </w:r>
      <w:r w:rsidRPr="00C37581">
        <w:t>album for elderly people</w:t>
      </w:r>
    </w:p>
    <w:p w14:paraId="5FD1BE63" w14:textId="3BC58442" w:rsidR="00B540B7" w:rsidRDefault="00B540B7">
      <w:proofErr w:type="spellStart"/>
      <w:r>
        <w:t>Školitel</w:t>
      </w:r>
      <w:proofErr w:type="spellEnd"/>
      <w:r>
        <w:t xml:space="preserve">: Ing. Lenka Vysloužilová, Ph.D. </w:t>
      </w:r>
      <w:r w:rsidR="00A51D6A">
        <w:t>(CIIRC)</w:t>
      </w:r>
    </w:p>
    <w:p w14:paraId="55464E9B" w14:textId="2DA712B2" w:rsidR="00B540B7" w:rsidRDefault="00B540B7">
      <w:r>
        <w:t>Garant: Ing. Miroslav Macík, Ph.D.</w:t>
      </w:r>
      <w:r w:rsidR="00A51D6A">
        <w:t xml:space="preserve"> (13139)</w:t>
      </w:r>
    </w:p>
    <w:p w14:paraId="1390F9EE" w14:textId="633DE404" w:rsidR="00B540B7" w:rsidRDefault="00B540B7">
      <w:r>
        <w:t xml:space="preserve">Kadedra </w:t>
      </w:r>
      <w:proofErr w:type="spellStart"/>
      <w:r>
        <w:t>vedoucího</w:t>
      </w:r>
      <w:proofErr w:type="spellEnd"/>
      <w:r>
        <w:t xml:space="preserve">: </w:t>
      </w:r>
      <w:r w:rsidRPr="00B540B7">
        <w:t xml:space="preserve">(13139) </w:t>
      </w:r>
      <w:proofErr w:type="spellStart"/>
      <w:r w:rsidRPr="00B540B7">
        <w:t>katedra</w:t>
      </w:r>
      <w:proofErr w:type="spellEnd"/>
      <w:r w:rsidRPr="00B540B7">
        <w:t xml:space="preserve"> </w:t>
      </w:r>
      <w:proofErr w:type="spellStart"/>
      <w:r w:rsidRPr="00B540B7">
        <w:t>počítačové</w:t>
      </w:r>
      <w:proofErr w:type="spellEnd"/>
      <w:r w:rsidRPr="00B540B7">
        <w:t xml:space="preserve"> </w:t>
      </w:r>
      <w:proofErr w:type="spellStart"/>
      <w:r w:rsidRPr="00B540B7">
        <w:t>grafiky</w:t>
      </w:r>
      <w:proofErr w:type="spellEnd"/>
      <w:r w:rsidRPr="00B540B7">
        <w:t xml:space="preserve"> </w:t>
      </w:r>
      <w:proofErr w:type="gramStart"/>
      <w:r w:rsidRPr="00B540B7">
        <w:t>a</w:t>
      </w:r>
      <w:proofErr w:type="gramEnd"/>
      <w:r w:rsidRPr="00B540B7">
        <w:t xml:space="preserve"> </w:t>
      </w:r>
      <w:proofErr w:type="spellStart"/>
      <w:r w:rsidRPr="00B540B7">
        <w:t>interakce</w:t>
      </w:r>
      <w:proofErr w:type="spellEnd"/>
    </w:p>
    <w:p w14:paraId="1668233A" w14:textId="19776448" w:rsidR="00B540B7" w:rsidRDefault="00B540B7">
      <w:proofErr w:type="spellStart"/>
      <w:r>
        <w:t>Určeno</w:t>
      </w:r>
      <w:proofErr w:type="spellEnd"/>
      <w:r>
        <w:t xml:space="preserve"> pro: </w:t>
      </w:r>
      <w:proofErr w:type="spellStart"/>
      <w:r>
        <w:t>bakalářské</w:t>
      </w:r>
      <w:proofErr w:type="spellEnd"/>
      <w:r>
        <w:t xml:space="preserve"> studium</w:t>
      </w:r>
    </w:p>
    <w:p w14:paraId="30C12F06" w14:textId="2272B328" w:rsidR="00B540B7" w:rsidRDefault="00B540B7">
      <w:proofErr w:type="spellStart"/>
      <w:r>
        <w:t>Studijní</w:t>
      </w:r>
      <w:proofErr w:type="spellEnd"/>
      <w:r>
        <w:t xml:space="preserve"> program: </w:t>
      </w:r>
      <w:proofErr w:type="spellStart"/>
      <w:r>
        <w:t>Otevřená</w:t>
      </w:r>
      <w:proofErr w:type="spellEnd"/>
      <w:r>
        <w:t xml:space="preserve"> </w:t>
      </w:r>
      <w:proofErr w:type="spellStart"/>
      <w:r>
        <w:t>informatika</w:t>
      </w:r>
      <w:proofErr w:type="spellEnd"/>
    </w:p>
    <w:p w14:paraId="6ACF02B4" w14:textId="77777777" w:rsidR="00B540B7" w:rsidRDefault="00B540B7">
      <w:pPr>
        <w:rPr>
          <w:ins w:id="2" w:author="Miroslav Macik" w:date="2025-10-08T08:50:00Z" w16du:dateUtc="2025-10-08T06:50:00Z"/>
        </w:rPr>
      </w:pPr>
    </w:p>
    <w:p w14:paraId="38B6D6A8" w14:textId="7CE85401" w:rsidR="00CC13E8" w:rsidRDefault="00CC13E8">
      <w:proofErr w:type="spellStart"/>
      <w:ins w:id="3" w:author="Miroslav Macik" w:date="2025-10-08T08:50:00Z" w16du:dateUtc="2025-10-08T06:50:00Z">
        <w:r>
          <w:t>Popis</w:t>
        </w:r>
        <w:proofErr w:type="spellEnd"/>
        <w:r>
          <w:t>:</w:t>
        </w:r>
      </w:ins>
      <w:ins w:id="4" w:author="Miroslav Macik" w:date="2025-10-08T08:52:00Z" w16du:dateUtc="2025-10-08T06:52:00Z">
        <w:r>
          <w:t xml:space="preserve"> Co </w:t>
        </w:r>
        <w:r w:rsidR="00C92F62">
          <w:t xml:space="preserve">je </w:t>
        </w:r>
        <w:proofErr w:type="spellStart"/>
        <w:r w:rsidR="00C92F62">
          <w:t>cílovka</w:t>
        </w:r>
        <w:proofErr w:type="spellEnd"/>
        <w:r w:rsidR="00C92F62">
          <w:t xml:space="preserve">, </w:t>
        </w:r>
        <w:proofErr w:type="spellStart"/>
        <w:r w:rsidR="00C92F62">
          <w:t>jaké</w:t>
        </w:r>
        <w:proofErr w:type="spellEnd"/>
        <w:r w:rsidR="00C92F62">
          <w:t xml:space="preserve"> </w:t>
        </w:r>
        <w:proofErr w:type="spellStart"/>
        <w:r w:rsidR="00C92F62">
          <w:t>má</w:t>
        </w:r>
        <w:proofErr w:type="spellEnd"/>
        <w:r w:rsidR="00C92F62">
          <w:t xml:space="preserve"> </w:t>
        </w:r>
        <w:proofErr w:type="spellStart"/>
        <w:r w:rsidR="00C92F62">
          <w:t>problémy</w:t>
        </w:r>
        <w:proofErr w:type="spellEnd"/>
        <w:r w:rsidR="00C92F62">
          <w:t xml:space="preserve"> </w:t>
        </w:r>
        <w:proofErr w:type="spellStart"/>
        <w:r w:rsidR="00C92F62">
          <w:t>jako</w:t>
        </w:r>
        <w:proofErr w:type="spellEnd"/>
        <w:r w:rsidR="00C92F62">
          <w:t xml:space="preserve"> </w:t>
        </w:r>
        <w:proofErr w:type="spellStart"/>
        <w:r w:rsidR="00C92F62">
          <w:t>motivace</w:t>
        </w:r>
        <w:proofErr w:type="spellEnd"/>
        <w:r w:rsidR="00C92F62">
          <w:t xml:space="preserve"> pro to </w:t>
        </w:r>
        <w:proofErr w:type="spellStart"/>
        <w:r w:rsidR="00C92F62">
          <w:t>to</w:t>
        </w:r>
        <w:proofErr w:type="spellEnd"/>
        <w:r w:rsidR="00C92F62">
          <w:t xml:space="preserve"> </w:t>
        </w:r>
        <w:proofErr w:type="spellStart"/>
        <w:r w:rsidR="00C92F62">
          <w:t>řešit</w:t>
        </w:r>
        <w:proofErr w:type="spellEnd"/>
        <w:r w:rsidR="00C92F62">
          <w:t>.</w:t>
        </w:r>
      </w:ins>
    </w:p>
    <w:p w14:paraId="4C3E6AFD" w14:textId="77777777" w:rsidR="00CC13E8" w:rsidRDefault="00B540B7">
      <w:pPr>
        <w:rPr>
          <w:ins w:id="5" w:author="Miroslav Macik" w:date="2025-10-08T08:50:00Z" w16du:dateUtc="2025-10-08T06:50:00Z"/>
        </w:rPr>
      </w:pPr>
      <w:commentRangeStart w:id="6"/>
      <w:del w:id="7" w:author="Miroslav Macik" w:date="2025-10-08T08:50:00Z" w16du:dateUtc="2025-10-08T06:50:00Z">
        <w:r w:rsidDel="00CC13E8">
          <w:delText>Popis v češtině</w:delText>
        </w:r>
      </w:del>
      <w:proofErr w:type="spellStart"/>
      <w:ins w:id="8" w:author="Miroslav Macik" w:date="2025-10-08T08:50:00Z" w16du:dateUtc="2025-10-08T06:50:00Z">
        <w:r w:rsidR="00CC13E8">
          <w:t>Pokyny</w:t>
        </w:r>
      </w:ins>
      <w:proofErr w:type="spellEnd"/>
      <w:r>
        <w:t>:</w:t>
      </w:r>
      <w:commentRangeEnd w:id="6"/>
    </w:p>
    <w:p w14:paraId="139F5104" w14:textId="753A2FAE" w:rsidR="00B540B7" w:rsidRDefault="00CC13E8">
      <w:proofErr w:type="spellStart"/>
      <w:ins w:id="9" w:author="Miroslav Macik" w:date="2025-10-08T08:50:00Z" w16du:dateUtc="2025-10-08T06:50:00Z">
        <w:r>
          <w:t>Analyzujte</w:t>
        </w:r>
        <w:proofErr w:type="spellEnd"/>
        <w:r>
          <w:t xml:space="preserve"> </w:t>
        </w:r>
      </w:ins>
      <w:proofErr w:type="spellStart"/>
      <w:ins w:id="10" w:author="Miroslav Macik" w:date="2025-10-08T08:51:00Z" w16du:dateUtc="2025-10-08T06:51:00Z">
        <w:r>
          <w:t>potřeby</w:t>
        </w:r>
        <w:proofErr w:type="spellEnd"/>
        <w:r>
          <w:t xml:space="preserve">, </w:t>
        </w:r>
        <w:proofErr w:type="spellStart"/>
        <w:r>
          <w:t>schopnosti</w:t>
        </w:r>
        <w:proofErr w:type="spellEnd"/>
        <w:r>
          <w:t xml:space="preserve"> </w:t>
        </w:r>
        <w:proofErr w:type="gramStart"/>
        <w:r>
          <w:t>a</w:t>
        </w:r>
        <w:proofErr w:type="gramEnd"/>
        <w:r>
          <w:t xml:space="preserve"> </w:t>
        </w:r>
        <w:proofErr w:type="spellStart"/>
        <w:r>
          <w:t>omezení</w:t>
        </w:r>
        <w:proofErr w:type="spellEnd"/>
        <w:r>
          <w:t xml:space="preserve"> </w:t>
        </w:r>
        <w:proofErr w:type="spellStart"/>
        <w:r>
          <w:t>cílové</w:t>
        </w:r>
        <w:proofErr w:type="spellEnd"/>
        <w:r>
          <w:t xml:space="preserve"> </w:t>
        </w:r>
        <w:proofErr w:type="spellStart"/>
        <w:r>
          <w:t>u</w:t>
        </w:r>
      </w:ins>
      <w:ins w:id="11" w:author="Miroslav Macik" w:date="2025-10-08T08:52:00Z" w16du:dateUtc="2025-10-08T06:52:00Z">
        <w:r>
          <w:t>žviateské</w:t>
        </w:r>
        <w:proofErr w:type="spellEnd"/>
        <w:r>
          <w:t xml:space="preserve"> </w:t>
        </w:r>
        <w:proofErr w:type="spellStart"/>
        <w:r>
          <w:t>skupiny</w:t>
        </w:r>
        <w:proofErr w:type="spellEnd"/>
        <w:r>
          <w:t xml:space="preserve">, </w:t>
        </w:r>
        <w:proofErr w:type="spellStart"/>
        <w:r>
          <w:t>analyzujte</w:t>
        </w:r>
        <w:proofErr w:type="spellEnd"/>
        <w:r>
          <w:t xml:space="preserve"> </w:t>
        </w:r>
        <w:proofErr w:type="spellStart"/>
        <w:r>
          <w:t>stávající</w:t>
        </w:r>
        <w:proofErr w:type="spellEnd"/>
        <w:r>
          <w:t xml:space="preserve"> </w:t>
        </w:r>
        <w:proofErr w:type="spellStart"/>
        <w:r>
          <w:t>řešení</w:t>
        </w:r>
        <w:proofErr w:type="spellEnd"/>
        <w:r>
          <w:t xml:space="preserve"> pro …</w:t>
        </w:r>
      </w:ins>
      <w:ins w:id="12" w:author="Miroslav Macik" w:date="2025-10-08T08:50:00Z" w16du:dateUtc="2025-10-08T06:50:00Z">
        <w:r>
          <w:t xml:space="preserve">, </w:t>
        </w:r>
      </w:ins>
      <w:ins w:id="13" w:author="Miroslav Macik" w:date="2025-10-08T08:51:00Z" w16du:dateUtc="2025-10-08T06:51:00Z">
        <w:r>
          <w:t xml:space="preserve">Na </w:t>
        </w:r>
        <w:proofErr w:type="spellStart"/>
        <w:r>
          <w:t>základě</w:t>
        </w:r>
        <w:proofErr w:type="spellEnd"/>
        <w:r>
          <w:t xml:space="preserve"> </w:t>
        </w:r>
        <w:proofErr w:type="spellStart"/>
        <w:r>
          <w:t>provedené</w:t>
        </w:r>
        <w:proofErr w:type="spellEnd"/>
        <w:r>
          <w:t xml:space="preserve"> </w:t>
        </w:r>
        <w:proofErr w:type="spellStart"/>
        <w:r>
          <w:t>analýzy</w:t>
        </w:r>
        <w:proofErr w:type="spellEnd"/>
        <w:r>
          <w:t xml:space="preserve"> </w:t>
        </w:r>
        <w:proofErr w:type="spellStart"/>
        <w:r>
          <w:t>navrhnětě</w:t>
        </w:r>
        <w:proofErr w:type="spellEnd"/>
        <w:r>
          <w:t xml:space="preserve"> </w:t>
        </w:r>
      </w:ins>
      <w:r>
        <w:rPr>
          <w:rStyle w:val="CommentReference"/>
        </w:rPr>
        <w:commentReference w:id="6"/>
      </w:r>
      <w:ins w:id="14" w:author="Miroslav Macik" w:date="2025-10-08T08:51:00Z" w16du:dateUtc="2025-10-08T06:51:00Z">
        <w:r>
          <w:t xml:space="preserve"> …</w:t>
        </w:r>
      </w:ins>
    </w:p>
    <w:p w14:paraId="3F6F869A" w14:textId="66B54CD0" w:rsidR="00B540B7" w:rsidRDefault="00B540B7" w:rsidP="00B540B7">
      <w:pPr>
        <w:rPr>
          <w:lang w:val="cs-CZ"/>
        </w:rPr>
      </w:pPr>
      <w:r w:rsidRPr="00B540B7">
        <w:rPr>
          <w:lang w:val="cs-CZ"/>
        </w:rPr>
        <w:t xml:space="preserve">Inteligentní album </w:t>
      </w:r>
      <w:r>
        <w:rPr>
          <w:lang w:val="cs-CZ"/>
        </w:rPr>
        <w:t>na mediální obsah bude</w:t>
      </w:r>
      <w:r w:rsidRPr="00B540B7">
        <w:rPr>
          <w:lang w:val="cs-CZ"/>
        </w:rPr>
        <w:t xml:space="preserve"> aplikace na tabletu, která bude simulovat </w:t>
      </w:r>
      <w:r w:rsidR="007A2829">
        <w:rPr>
          <w:lang w:val="cs-CZ"/>
        </w:rPr>
        <w:t xml:space="preserve">klasické </w:t>
      </w:r>
      <w:r w:rsidRPr="00B540B7">
        <w:rPr>
          <w:lang w:val="cs-CZ"/>
        </w:rPr>
        <w:t xml:space="preserve">papírové album. Na jednotlivých stránkách </w:t>
      </w:r>
      <w:r>
        <w:rPr>
          <w:lang w:val="cs-CZ"/>
        </w:rPr>
        <w:t>budou</w:t>
      </w:r>
      <w:r w:rsidRPr="00B540B7">
        <w:rPr>
          <w:lang w:val="cs-CZ"/>
        </w:rPr>
        <w:t xml:space="preserve"> </w:t>
      </w:r>
      <w:r>
        <w:rPr>
          <w:lang w:val="cs-CZ"/>
        </w:rPr>
        <w:t xml:space="preserve">nejen </w:t>
      </w:r>
      <w:r w:rsidRPr="00B540B7">
        <w:rPr>
          <w:lang w:val="cs-CZ"/>
        </w:rPr>
        <w:t>fot</w:t>
      </w:r>
      <w:r>
        <w:rPr>
          <w:lang w:val="cs-CZ"/>
        </w:rPr>
        <w:t>ografie</w:t>
      </w:r>
      <w:r w:rsidRPr="00B540B7">
        <w:rPr>
          <w:lang w:val="cs-CZ"/>
        </w:rPr>
        <w:t xml:space="preserve">, ale díky použití tabletu tam </w:t>
      </w:r>
      <w:r>
        <w:rPr>
          <w:lang w:val="cs-CZ"/>
        </w:rPr>
        <w:t xml:space="preserve">může být i další mediální obsah, například </w:t>
      </w:r>
      <w:r w:rsidR="007A2829">
        <w:rPr>
          <w:lang w:val="cs-CZ"/>
        </w:rPr>
        <w:t xml:space="preserve">zvuk nebo </w:t>
      </w:r>
      <w:r>
        <w:rPr>
          <w:lang w:val="cs-CZ"/>
        </w:rPr>
        <w:t>videa</w:t>
      </w:r>
      <w:r w:rsidRPr="00B540B7">
        <w:rPr>
          <w:lang w:val="cs-CZ"/>
        </w:rPr>
        <w:t xml:space="preserve">, která se kliknutím na ně přehrají. Album se musí velmi snadno a intuitivně ovládat, ideálně by se </w:t>
      </w:r>
      <w:r w:rsidR="00B910B8">
        <w:rPr>
          <w:lang w:val="cs-CZ"/>
        </w:rPr>
        <w:t xml:space="preserve">chování tabletu </w:t>
      </w:r>
      <w:r w:rsidRPr="00B540B7">
        <w:rPr>
          <w:lang w:val="cs-CZ"/>
        </w:rPr>
        <w:t>měl</w:t>
      </w:r>
      <w:r w:rsidR="00B910B8">
        <w:rPr>
          <w:lang w:val="cs-CZ"/>
        </w:rPr>
        <w:t>o</w:t>
      </w:r>
      <w:r w:rsidRPr="00B540B7">
        <w:rPr>
          <w:lang w:val="cs-CZ"/>
        </w:rPr>
        <w:t xml:space="preserve"> co nejvíce blížit papírovému albu</w:t>
      </w:r>
      <w:r w:rsidR="00406B30">
        <w:rPr>
          <w:lang w:val="cs-CZ"/>
        </w:rPr>
        <w:t>, u kterého j</w:t>
      </w:r>
      <w:r w:rsidRPr="00B540B7">
        <w:rPr>
          <w:lang w:val="cs-CZ"/>
        </w:rPr>
        <w:t xml:space="preserve">de otáčet </w:t>
      </w:r>
      <w:r w:rsidR="00E8150D">
        <w:rPr>
          <w:lang w:val="cs-CZ"/>
        </w:rPr>
        <w:t>zejména</w:t>
      </w:r>
      <w:r w:rsidR="00A51D6A">
        <w:rPr>
          <w:lang w:val="cs-CZ"/>
        </w:rPr>
        <w:t xml:space="preserve"> </w:t>
      </w:r>
      <w:r w:rsidRPr="00B540B7">
        <w:rPr>
          <w:lang w:val="cs-CZ"/>
        </w:rPr>
        <w:t xml:space="preserve">stránky. Důraz na co nejjednodušší ovládání </w:t>
      </w:r>
      <w:r>
        <w:rPr>
          <w:lang w:val="cs-CZ"/>
        </w:rPr>
        <w:t xml:space="preserve">pro seniory </w:t>
      </w:r>
      <w:r w:rsidRPr="00B540B7">
        <w:rPr>
          <w:lang w:val="cs-CZ"/>
        </w:rPr>
        <w:t>bude naprosto klíčový.</w:t>
      </w:r>
      <w:r w:rsidR="00A51D6A">
        <w:rPr>
          <w:lang w:val="cs-CZ"/>
        </w:rPr>
        <w:t xml:space="preserve"> </w:t>
      </w:r>
      <w:commentRangeStart w:id="15"/>
      <w:r w:rsidR="00A51D6A">
        <w:rPr>
          <w:lang w:val="cs-CZ"/>
        </w:rPr>
        <w:t xml:space="preserve">Album bude určeno i pro seniory s neurodegenerativními onemocněními </w:t>
      </w:r>
      <w:commentRangeEnd w:id="15"/>
      <w:r w:rsidR="00C92F62">
        <w:rPr>
          <w:rStyle w:val="CommentReference"/>
        </w:rPr>
        <w:commentReference w:id="15"/>
      </w:r>
      <w:r w:rsidR="00A51D6A">
        <w:rPr>
          <w:lang w:val="cs-CZ"/>
        </w:rPr>
        <w:t>a bude sloužit pro reminiscenční terapii</w:t>
      </w:r>
      <w:r w:rsidR="00CB1583">
        <w:rPr>
          <w:lang w:val="cs-CZ"/>
        </w:rPr>
        <w:t xml:space="preserve"> (zjednodušeně</w:t>
      </w:r>
      <w:r w:rsidR="00527F23">
        <w:rPr>
          <w:lang w:val="cs-CZ"/>
        </w:rPr>
        <w:t>,</w:t>
      </w:r>
      <w:r w:rsidR="00CB1583">
        <w:rPr>
          <w:lang w:val="cs-CZ"/>
        </w:rPr>
        <w:t xml:space="preserve"> obsah </w:t>
      </w:r>
      <w:r w:rsidR="007F4F54">
        <w:rPr>
          <w:lang w:val="cs-CZ"/>
        </w:rPr>
        <w:t xml:space="preserve">alba </w:t>
      </w:r>
      <w:r w:rsidR="00CB1583">
        <w:rPr>
          <w:lang w:val="cs-CZ"/>
        </w:rPr>
        <w:t xml:space="preserve">bude </w:t>
      </w:r>
      <w:r w:rsidR="007F4F54">
        <w:rPr>
          <w:lang w:val="cs-CZ"/>
        </w:rPr>
        <w:t>senior</w:t>
      </w:r>
      <w:r w:rsidR="005C4289">
        <w:rPr>
          <w:lang w:val="cs-CZ"/>
        </w:rPr>
        <w:t>a</w:t>
      </w:r>
      <w:r w:rsidR="007F4F54">
        <w:rPr>
          <w:lang w:val="cs-CZ"/>
        </w:rPr>
        <w:t xml:space="preserve"> </w:t>
      </w:r>
      <w:r w:rsidR="009B2279">
        <w:rPr>
          <w:lang w:val="cs-CZ"/>
        </w:rPr>
        <w:t xml:space="preserve">vracet </w:t>
      </w:r>
      <w:r w:rsidR="00E406B7">
        <w:rPr>
          <w:lang w:val="cs-CZ"/>
        </w:rPr>
        <w:t>do je</w:t>
      </w:r>
      <w:r w:rsidR="005C4289">
        <w:rPr>
          <w:lang w:val="cs-CZ"/>
        </w:rPr>
        <w:t>ho</w:t>
      </w:r>
      <w:r w:rsidR="00E406B7">
        <w:rPr>
          <w:lang w:val="cs-CZ"/>
        </w:rPr>
        <w:t xml:space="preserve"> vzpomínek</w:t>
      </w:r>
      <w:r w:rsidR="009B2279">
        <w:rPr>
          <w:lang w:val="cs-CZ"/>
        </w:rPr>
        <w:t xml:space="preserve">, které jsou uloženy v dlouhodobé paměti, která </w:t>
      </w:r>
      <w:r w:rsidR="00694A1F">
        <w:rPr>
          <w:lang w:val="cs-CZ"/>
        </w:rPr>
        <w:t>je během onemocnění demencí delší dobu uchována.</w:t>
      </w:r>
      <w:r w:rsidR="00CA6C02">
        <w:rPr>
          <w:lang w:val="cs-CZ"/>
        </w:rPr>
        <w:t>)</w:t>
      </w:r>
    </w:p>
    <w:p w14:paraId="694EF1ED" w14:textId="58095BC8" w:rsidR="00B540B7" w:rsidRPr="00B540B7" w:rsidRDefault="00A51D6A" w:rsidP="00A51D6A">
      <w:pPr>
        <w:rPr>
          <w:lang w:val="cs-CZ"/>
        </w:rPr>
      </w:pPr>
      <w:r>
        <w:rPr>
          <w:lang w:val="cs-CZ"/>
        </w:rPr>
        <w:t xml:space="preserve">Album bude plněno mediálním obsahem pomocí nově navržené aplikace, která by měla připomínat svým vzhledem tvorbu fotoknihy. </w:t>
      </w:r>
      <w:r w:rsidR="001A6B87">
        <w:rPr>
          <w:lang w:val="cs-CZ"/>
        </w:rPr>
        <w:t xml:space="preserve">Aplikace musí být navržena </w:t>
      </w:r>
      <w:r w:rsidR="00F1071A">
        <w:rPr>
          <w:lang w:val="cs-CZ"/>
        </w:rPr>
        <w:t xml:space="preserve">tak, aby ji byl schopen ovládat </w:t>
      </w:r>
      <w:r w:rsidR="005447C8">
        <w:rPr>
          <w:lang w:val="cs-CZ"/>
        </w:rPr>
        <w:t>uživatel seznámený</w:t>
      </w:r>
      <w:r w:rsidR="00337897">
        <w:rPr>
          <w:lang w:val="cs-CZ"/>
        </w:rPr>
        <w:t xml:space="preserve"> </w:t>
      </w:r>
      <w:r w:rsidR="00404215">
        <w:rPr>
          <w:lang w:val="cs-CZ"/>
        </w:rPr>
        <w:t xml:space="preserve">pouze </w:t>
      </w:r>
      <w:r w:rsidR="00337897">
        <w:rPr>
          <w:lang w:val="cs-CZ"/>
        </w:rPr>
        <w:t xml:space="preserve">se </w:t>
      </w:r>
      <w:r w:rsidR="00F1071A">
        <w:rPr>
          <w:lang w:val="cs-CZ"/>
        </w:rPr>
        <w:t>zákla</w:t>
      </w:r>
      <w:r w:rsidR="00337897">
        <w:rPr>
          <w:lang w:val="cs-CZ"/>
        </w:rPr>
        <w:t>dy práce s</w:t>
      </w:r>
      <w:r w:rsidR="005447C8">
        <w:rPr>
          <w:lang w:val="cs-CZ"/>
        </w:rPr>
        <w:t> tabletem nebo počítačem</w:t>
      </w:r>
      <w:r w:rsidR="00337897">
        <w:rPr>
          <w:lang w:val="cs-CZ"/>
        </w:rPr>
        <w:t>.</w:t>
      </w:r>
    </w:p>
    <w:p w14:paraId="1265A687" w14:textId="39999045" w:rsidR="00A51D6A" w:rsidRDefault="00A51D6A">
      <w:proofErr w:type="spellStart"/>
      <w:r>
        <w:t>Výsledkem</w:t>
      </w:r>
      <w:proofErr w:type="spellEnd"/>
      <w:r>
        <w:t xml:space="preserve"> </w:t>
      </w:r>
      <w:proofErr w:type="spellStart"/>
      <w:r>
        <w:t>semestrálního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rešerše</w:t>
      </w:r>
      <w:proofErr w:type="spellEnd"/>
      <w:r>
        <w:t xml:space="preserve"> </w:t>
      </w:r>
      <w:proofErr w:type="spellStart"/>
      <w:r>
        <w:t>aktuálního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 w:rsidR="00AE2D62">
        <w:t>problematiky</w:t>
      </w:r>
      <w:proofErr w:type="spellEnd"/>
      <w:r w:rsidR="00AE2D62">
        <w:t xml:space="preserve"> </w:t>
      </w:r>
      <w:r>
        <w:t xml:space="preserve">a </w:t>
      </w:r>
      <w:proofErr w:type="spellStart"/>
      <w:r>
        <w:t>kompletní</w:t>
      </w:r>
      <w:proofErr w:type="spellEnd"/>
      <w:r>
        <w:t xml:space="preserve"> </w:t>
      </w:r>
      <w:proofErr w:type="spellStart"/>
      <w:r>
        <w:t>návrh</w:t>
      </w:r>
      <w:proofErr w:type="spellEnd"/>
      <w:r>
        <w:t xml:space="preserve"> </w:t>
      </w:r>
      <w:proofErr w:type="spellStart"/>
      <w:r>
        <w:t>aplikac</w:t>
      </w:r>
      <w:r w:rsidR="00811F49">
        <w:t>í</w:t>
      </w:r>
      <w:proofErr w:type="spellEnd"/>
      <w:r>
        <w:t xml:space="preserve"> pro </w:t>
      </w:r>
      <w:proofErr w:type="spellStart"/>
      <w:r>
        <w:t>správu</w:t>
      </w:r>
      <w:proofErr w:type="spellEnd"/>
      <w:r>
        <w:t xml:space="preserve"> </w:t>
      </w:r>
      <w:proofErr w:type="spellStart"/>
      <w:r>
        <w:t>mediálního</w:t>
      </w:r>
      <w:proofErr w:type="spellEnd"/>
      <w:r>
        <w:t xml:space="preserve"> </w:t>
      </w:r>
      <w:proofErr w:type="spellStart"/>
      <w:r>
        <w:t>obsahu</w:t>
      </w:r>
      <w:proofErr w:type="spellEnd"/>
      <w:r w:rsidR="00AE2D62">
        <w:t xml:space="preserve"> a </w:t>
      </w:r>
      <w:proofErr w:type="spellStart"/>
      <w:r w:rsidR="00AE2D62">
        <w:t>následné</w:t>
      </w:r>
      <w:proofErr w:type="spellEnd"/>
      <w:r w:rsidR="00AE2D62">
        <w:t xml:space="preserve"> </w:t>
      </w:r>
      <w:proofErr w:type="spellStart"/>
      <w:r w:rsidR="00AE2D62">
        <w:t>prohlížení</w:t>
      </w:r>
      <w:proofErr w:type="spellEnd"/>
      <w:r w:rsidR="00811F49">
        <w:t xml:space="preserve"> </w:t>
      </w:r>
      <w:proofErr w:type="spellStart"/>
      <w:r w:rsidR="00811F49">
        <w:t>na</w:t>
      </w:r>
      <w:proofErr w:type="spellEnd"/>
      <w:r w:rsidR="00811F49">
        <w:t xml:space="preserve"> </w:t>
      </w:r>
      <w:proofErr w:type="spellStart"/>
      <w:r w:rsidR="00811F49">
        <w:t>tabletu</w:t>
      </w:r>
      <w:proofErr w:type="spellEnd"/>
      <w:r>
        <w:t>.</w:t>
      </w:r>
    </w:p>
    <w:p w14:paraId="72953087" w14:textId="77777777" w:rsidR="00A51D6A" w:rsidRDefault="00A51D6A"/>
    <w:p w14:paraId="4E163D4F" w14:textId="3E73ABF0" w:rsidR="00A51D6A" w:rsidRDefault="00A51D6A">
      <w:pPr>
        <w:rPr>
          <w:ins w:id="16" w:author="Miroslav Macik" w:date="2025-10-08T08:41:00Z" w16du:dateUtc="2025-10-08T06:41:00Z"/>
        </w:rPr>
      </w:pPr>
      <w:proofErr w:type="spellStart"/>
      <w:r>
        <w:t>Literatura</w:t>
      </w:r>
      <w:proofErr w:type="spellEnd"/>
      <w:r>
        <w:t>:</w:t>
      </w:r>
    </w:p>
    <w:p w14:paraId="2310AA29" w14:textId="08883557" w:rsidR="00CC13E8" w:rsidRPr="00CC13E8" w:rsidRDefault="00CC13E8">
      <w:pPr>
        <w:rPr>
          <w:ins w:id="17" w:author="Miroslav Macik" w:date="2025-10-08T08:41:00Z" w16du:dateUtc="2025-10-08T06:41:00Z"/>
          <w:lang w:val="cs-CZ"/>
          <w:rPrChange w:id="18" w:author="Miroslav Macik" w:date="2025-10-08T08:41:00Z" w16du:dateUtc="2025-10-08T06:41:00Z">
            <w:rPr>
              <w:ins w:id="19" w:author="Miroslav Macik" w:date="2025-10-08T08:41:00Z" w16du:dateUtc="2025-10-08T06:41:00Z"/>
            </w:rPr>
          </w:rPrChange>
        </w:rPr>
      </w:pPr>
      <w:proofErr w:type="spellStart"/>
      <w:ins w:id="20" w:author="Miroslav Macik" w:date="2025-10-08T08:41:00Z" w16du:dateUtc="2025-10-08T06:41:00Z">
        <w:r>
          <w:t>Alespoň</w:t>
        </w:r>
        <w:proofErr w:type="spellEnd"/>
        <w:r>
          <w:t xml:space="preserve"> </w:t>
        </w:r>
        <w:proofErr w:type="spellStart"/>
        <w:r>
          <w:t>výcho</w:t>
        </w:r>
        <w:r>
          <w:rPr>
            <w:lang w:val="cs-CZ"/>
          </w:rPr>
          <w:t>zí</w:t>
        </w:r>
        <w:proofErr w:type="spellEnd"/>
        <w:r>
          <w:rPr>
            <w:lang w:val="cs-CZ"/>
          </w:rPr>
          <w:t xml:space="preserve"> 1-2 články nebo související práce bych dodal.</w:t>
        </w:r>
      </w:ins>
    </w:p>
    <w:p w14:paraId="359CCC3E" w14:textId="77777777" w:rsidR="00CC13E8" w:rsidRDefault="00CC13E8"/>
    <w:p w14:paraId="3B0BAECE" w14:textId="138407C7" w:rsidR="00A51D6A" w:rsidRDefault="00BB6C42">
      <w:proofErr w:type="spellStart"/>
      <w:r>
        <w:lastRenderedPageBreak/>
        <w:t>Podklady</w:t>
      </w:r>
      <w:proofErr w:type="spellEnd"/>
      <w:r>
        <w:t xml:space="preserve"> </w:t>
      </w:r>
      <w:proofErr w:type="spellStart"/>
      <w:r>
        <w:t>dodá</w:t>
      </w:r>
      <w:proofErr w:type="spellEnd"/>
      <w:r>
        <w:t xml:space="preserve"> </w:t>
      </w:r>
      <w:proofErr w:type="spellStart"/>
      <w:r>
        <w:t>vedoucí</w:t>
      </w:r>
      <w:proofErr w:type="spellEnd"/>
      <w:r>
        <w:t xml:space="preserve"> </w:t>
      </w:r>
      <w:proofErr w:type="spellStart"/>
      <w:r>
        <w:t>práce</w:t>
      </w:r>
      <w:proofErr w:type="spellEnd"/>
    </w:p>
    <w:sectPr w:rsidR="00A51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Miroslav Macik" w:date="2025-10-08T08:45:00Z" w:initials="MM">
    <w:p w14:paraId="0E98C0C0" w14:textId="77777777" w:rsidR="00CC13E8" w:rsidRDefault="00CC13E8" w:rsidP="00CC13E8">
      <w:r>
        <w:rPr>
          <w:rStyle w:val="CommentReference"/>
        </w:rPr>
        <w:annotationRef/>
      </w:r>
      <w:r>
        <w:rPr>
          <w:sz w:val="20"/>
          <w:szCs w:val="20"/>
        </w:rPr>
        <w:t>Rozdělit na popis a požadavky</w:t>
      </w:r>
    </w:p>
  </w:comment>
  <w:comment w:id="15" w:author="Miroslav Macik" w:date="2025-10-08T08:53:00Z" w:initials="MM">
    <w:p w14:paraId="0113F2B1" w14:textId="77777777" w:rsidR="00C92F62" w:rsidRDefault="00C92F62" w:rsidP="00C92F62">
      <w:r>
        <w:rPr>
          <w:rStyle w:val="CommentReference"/>
        </w:rPr>
        <w:annotationRef/>
      </w:r>
      <w:r>
        <w:rPr>
          <w:sz w:val="20"/>
          <w:szCs w:val="20"/>
        </w:rPr>
        <w:t>To by mělo zaznít dříve.</w:t>
      </w:r>
    </w:p>
    <w:p w14:paraId="3577F47B" w14:textId="77777777" w:rsidR="00C92F62" w:rsidRDefault="00C92F62" w:rsidP="00C92F62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98C0C0" w15:done="0"/>
  <w15:commentEx w15:paraId="3577F4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2A7218" w16cex:dateUtc="2025-10-08T06:45:00Z"/>
  <w16cex:commentExtensible w16cex:durableId="2311D3B5" w16cex:dateUtc="2025-10-08T06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98C0C0" w16cid:durableId="4E2A7218"/>
  <w16cid:commentId w16cid:paraId="3577F47B" w16cid:durableId="2311D3B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roslav Macik">
    <w15:presenceInfo w15:providerId="Windows Live" w15:userId="f5d2e0ff7e0680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7"/>
    <w:rsid w:val="000A5506"/>
    <w:rsid w:val="001A6B87"/>
    <w:rsid w:val="002B492E"/>
    <w:rsid w:val="003051C7"/>
    <w:rsid w:val="00337897"/>
    <w:rsid w:val="003552F0"/>
    <w:rsid w:val="00404215"/>
    <w:rsid w:val="00406B30"/>
    <w:rsid w:val="00435551"/>
    <w:rsid w:val="00527F23"/>
    <w:rsid w:val="005447C8"/>
    <w:rsid w:val="005C4289"/>
    <w:rsid w:val="00657C7F"/>
    <w:rsid w:val="00694A1F"/>
    <w:rsid w:val="00767333"/>
    <w:rsid w:val="007A2829"/>
    <w:rsid w:val="007F4F54"/>
    <w:rsid w:val="00811F49"/>
    <w:rsid w:val="008A562D"/>
    <w:rsid w:val="008F2BA6"/>
    <w:rsid w:val="00905DC2"/>
    <w:rsid w:val="009B2279"/>
    <w:rsid w:val="009F7823"/>
    <w:rsid w:val="00A51D6A"/>
    <w:rsid w:val="00AA38A6"/>
    <w:rsid w:val="00AE2D62"/>
    <w:rsid w:val="00B540B7"/>
    <w:rsid w:val="00B910B8"/>
    <w:rsid w:val="00BB6C42"/>
    <w:rsid w:val="00C37581"/>
    <w:rsid w:val="00C92F62"/>
    <w:rsid w:val="00CA6C02"/>
    <w:rsid w:val="00CB1583"/>
    <w:rsid w:val="00CC13E8"/>
    <w:rsid w:val="00DC63B4"/>
    <w:rsid w:val="00DF7977"/>
    <w:rsid w:val="00E406B7"/>
    <w:rsid w:val="00E713E1"/>
    <w:rsid w:val="00E8150D"/>
    <w:rsid w:val="00ED3540"/>
    <w:rsid w:val="00F1071A"/>
    <w:rsid w:val="00F9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4A6D1C"/>
  <w15:chartTrackingRefBased/>
  <w15:docId w15:val="{C79D2F1A-E528-4411-94FA-2A61C97E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0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0B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C13E8"/>
    <w:pPr>
      <w:spacing w:after="0" w:line="240" w:lineRule="auto"/>
    </w:pPr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CC13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13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13E8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13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13E8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30fd31-33e1-4ffd-8809-c6367e69e7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D6440306ED29F498EB330E12DD53470" ma:contentTypeVersion="16" ma:contentTypeDescription="Vytvoří nový dokument" ma:contentTypeScope="" ma:versionID="c407f80f4f357e2db45d292929938aef">
  <xsd:schema xmlns:xsd="http://www.w3.org/2001/XMLSchema" xmlns:xs="http://www.w3.org/2001/XMLSchema" xmlns:p="http://schemas.microsoft.com/office/2006/metadata/properties" xmlns:ns3="81815389-5de9-4b8d-b194-f545df093be6" xmlns:ns4="0c30fd31-33e1-4ffd-8809-c6367e69e77e" targetNamespace="http://schemas.microsoft.com/office/2006/metadata/properties" ma:root="true" ma:fieldsID="5495d9486236aa82baeb2a0b20806839" ns3:_="" ns4:_="">
    <xsd:import namespace="81815389-5de9-4b8d-b194-f545df093be6"/>
    <xsd:import namespace="0c30fd31-33e1-4ffd-8809-c6367e69e77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15389-5de9-4b8d-b194-f545df093be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0fd31-33e1-4ffd-8809-c6367e69e7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6535BF-1D65-46BF-B4F2-9949934436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0F0665-DA80-4AE5-8986-5D41634A1F6F}">
  <ds:schemaRefs>
    <ds:schemaRef ds:uri="http://schemas.microsoft.com/office/2006/metadata/properties"/>
    <ds:schemaRef ds:uri="http://schemas.microsoft.com/office/infopath/2007/PartnerControls"/>
    <ds:schemaRef ds:uri="0c30fd31-33e1-4ffd-8809-c6367e69e77e"/>
  </ds:schemaRefs>
</ds:datastoreItem>
</file>

<file path=customXml/itemProps3.xml><?xml version="1.0" encoding="utf-8"?>
<ds:datastoreItem xmlns:ds="http://schemas.openxmlformats.org/officeDocument/2006/customXml" ds:itemID="{41ADED5B-918A-4FC7-A454-01DAC925A6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815389-5de9-4b8d-b194-f545df093be6"/>
    <ds:schemaRef ds:uri="0c30fd31-33e1-4ffd-8809-c6367e69e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Vyslouzilova, Lenka</dc:creator>
  <cp:keywords/>
  <dc:description/>
  <cp:lastModifiedBy>Miroslav Macik</cp:lastModifiedBy>
  <cp:revision>26</cp:revision>
  <cp:lastPrinted>2025-10-01T14:53:00Z</cp:lastPrinted>
  <dcterms:created xsi:type="dcterms:W3CDTF">2025-10-01T14:37:00Z</dcterms:created>
  <dcterms:modified xsi:type="dcterms:W3CDTF">2025-10-08T06:53:00Z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0x0101008D6440306ED29F498EB330E12DD53470</vt:lpwstr>
  </property>
</Properties>
</file>